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项目进度报告</w:t>
      </w:r>
    </w:p>
    <w:p>
      <w:r>
        <w:t>本项目已完成</w:t>
      </w:r>
      <w:commentRangeStart w:id="0"/>
      <w:r>
        <w:rPr>
          <w:b/>
        </w:rPr>
        <w:t>第一阶段</w:t>
      </w:r>
      <w:r xmlns:a="http://schemas.openxmlformats.org/drawingml/2006/main">
        <w:rPr>
          <w:vertAlign w:val="superscript"/>
        </w:rPr>
        <w:footnoteReference w:id="1"/>
      </w:r>
      <w:commentRangeEnd w:id="0"/>
      <w:r>
        <w:rPr>
          <w:rStyle w:val="CommentReference"/>
        </w:rPr>
        <w:commentReference w:id="0"/>
      </w:r>
      <w:r>
        <w:t>的全部工作。</w:t>
      </w:r>
    </w:p>
    <w:p>
      <w:r>
        <w:t>更多信息请访问</w:t>
      </w:r>
      <w:hyperlink xmlns:a="http://schemas.openxmlformats.org/drawingml/2006/main" r:id="rId11">
        <w:r>
          <w:rPr>
            <w:u w:val="single"/>
          </w:rPr>
          <w:t>项目主页</w:t>
        </w:r>
      </w:hyperlink>
      <w:r>
        <w:t>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任务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需求分析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已完成</w:t>
                  </w:r>
                </w:p>
              </w:tc>
              <w:tc>
                <w:tcPr>
                  <w:tcW w:type="dxa" w:w="2160"/>
                </w:tcPr>
                <w:p>
                  <w:r>
                    <w:t>九月</w:t>
                  </w:r>
                </w:p>
              </w:tc>
            </w:tr>
          </w:tbl>
          <w:p/>
        </w:tc>
      </w:tr>
    </w:tbl>
    <w:p xmlns:a="http://schemas.openxmlformats.org/drawingml/2006/main">
      <w:r>
        <w:t xml:space="preserve">报告日期：</w:t>
      </w:r>
      <w:fldSimple w:instr=" DATE \@ &quot;yyyy-MM-dd&quot; ">
        <w:r>
          <w:t>2026-09-30</w:t>
        </w:r>
      </w:fldSimple>
      <w:r>
        <w:t xml:space="preserve">，参见 </w:t>
      </w:r>
      <w:r>
        <w:fldChar w:fldCharType="begin"/>
      </w:r>
      <w:r>
        <w:instrText xml:space="preserve"> HYPERLINK "https://intranet.example.com/plan" </w:instrText>
      </w:r>
      <w:r>
        <w:fldChar w:fldCharType="separate"/>
      </w:r>
      <w:r>
        <w:rPr>
          <w:u w:val="single"/>
        </w:rPr>
        <w:t>项目计划</w:t>
      </w:r>
      <w:r>
        <w:fldChar w:fldCharType="end"/>
      </w:r>
      <w:r>
        <w:t>。</w:t>
      </w:r>
    </w:p>
    <w:p xmlns:a="http://schemas.openxmlformats.org/drawingml/2006/main">
      <w:r>
        <w:t xml:space="preserve">本季度目标</w:t>
      </w:r>
      <w:ins w:id="101" w:author="Reviewer" w:date="2026-09-27T00:00:00Z">
        <w:r>
          <w:t>已经</w:t>
        </w:r>
      </w:ins>
      <w:del w:id="102" w:author="Reviewer" w:date="2026-09-27T00:00:00Z">
        <w:r>
          <w:delText>尚未</w:delText>
        </w:r>
      </w:del>
      <w:r>
        <w:t>完成。</w:t>
      </w:r>
    </w:p>
    <w:p xmlns:a="http://schemas.openxmlformats.org/drawingml/2006/main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2286000" cy="762000"/>
                <wp:effectExtent l="0" t="0" r="0" b="0"/>
                <wp:wrapSquare wrapText="bothSides"/>
                <wp:docPr id="10" name="Text Box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62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>重要提示：请按时提交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type="#_x0000_t202" style="position:absolute;margin-left:252pt;width:180pt;height:60pt;z-index:251659264">
                <v:textbox>
                  <w:txbxContent>
                    <w:p>
                      <w:r>
                        <w:t>重要提示：请按时提交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" w:date="2026-09-28T12:02:19Z">
    <w:p>
      <w:pPr>
        <w:pStyle w:val="CommentText"/>
      </w:pPr>
      <w:r>
        <w:rPr>
          <w:rStyle w:val="CommentReference"/>
        </w:rPr>
        <w:annotationRef/>
      </w:r>
      <w:r>
        <w:t>请确认日期。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版权所有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数据来源：内部系统。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内部资料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ranet.example.com/project" TargetMode="External"/><Relationship Id="rId12" Type="http://schemas.openxmlformats.org/officeDocument/2006/relationships/comments" Target="comments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